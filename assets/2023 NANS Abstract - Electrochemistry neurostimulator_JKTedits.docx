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077044" w:rsidRDefault="00181FC9">
      <w:r>
        <w:t>2023 NANS Abstract Submission</w:t>
      </w:r>
    </w:p>
    <w:p w14:paraId="00000002" w14:textId="77777777" w:rsidR="00077044" w:rsidRDefault="00633568">
      <w:hyperlink r:id="rId4">
        <w:r w:rsidR="00181FC9">
          <w:rPr>
            <w:color w:val="1155CC"/>
            <w:u w:val="single"/>
          </w:rPr>
          <w:t>https://neuromodulation.org/Meetings/2023NANSAnnualMeeting/AbstractFAQ.aspx</w:t>
        </w:r>
      </w:hyperlink>
    </w:p>
    <w:p w14:paraId="00000003" w14:textId="77777777" w:rsidR="00077044" w:rsidRDefault="00181FC9">
      <w:pPr>
        <w:rPr>
          <w:b/>
          <w:u w:val="single"/>
        </w:rPr>
      </w:pPr>
      <w:r>
        <w:t>Thursday, July 28, 2022, at 1:00 pm (CDT)</w:t>
      </w:r>
    </w:p>
    <w:p w14:paraId="00000004" w14:textId="77777777" w:rsidR="00077044" w:rsidRDefault="00077044"/>
    <w:p w14:paraId="00000005" w14:textId="417EB90A" w:rsidR="00077044" w:rsidRDefault="00181FC9">
      <w:r>
        <w:rPr>
          <w:b/>
        </w:rPr>
        <w:t>Working title:</w:t>
      </w:r>
      <w:r>
        <w:t xml:space="preserve"> </w:t>
      </w:r>
      <w:ins w:id="0" w:author="James Trevathan" w:date="2022-07-21T16:07:00Z">
        <w:r w:rsidR="00E4024B">
          <w:t xml:space="preserve">Mechanisms of </w:t>
        </w:r>
      </w:ins>
      <w:ins w:id="1" w:author="James Trevathan" w:date="2022-07-21T16:09:00Z">
        <w:r w:rsidR="00A2315F">
          <w:t>I</w:t>
        </w:r>
      </w:ins>
      <w:ins w:id="2" w:author="James Trevathan" w:date="2022-07-21T16:07:00Z">
        <w:r w:rsidR="00E4024B">
          <w:t xml:space="preserve">ncreased </w:t>
        </w:r>
      </w:ins>
      <w:ins w:id="3" w:author="James Trevathan" w:date="2022-07-21T16:09:00Z">
        <w:r w:rsidR="00A2315F">
          <w:t>C</w:t>
        </w:r>
      </w:ins>
      <w:ins w:id="4" w:author="James Trevathan" w:date="2022-07-21T16:07:00Z">
        <w:r w:rsidR="00E4024B">
          <w:t xml:space="preserve">harge </w:t>
        </w:r>
      </w:ins>
      <w:ins w:id="5" w:author="James Trevathan" w:date="2022-07-21T16:09:00Z">
        <w:r w:rsidR="00A2315F">
          <w:t>I</w:t>
        </w:r>
      </w:ins>
      <w:ins w:id="6" w:author="James Trevathan" w:date="2022-07-21T16:07:00Z">
        <w:r w:rsidR="00E4024B">
          <w:t xml:space="preserve">njection </w:t>
        </w:r>
      </w:ins>
      <w:ins w:id="7" w:author="James Trevathan" w:date="2022-07-21T16:09:00Z">
        <w:r w:rsidR="00A2315F">
          <w:t>C</w:t>
        </w:r>
      </w:ins>
      <w:ins w:id="8" w:author="James Trevathan" w:date="2022-07-21T16:07:00Z">
        <w:r w:rsidR="00E4024B">
          <w:t xml:space="preserve">apacity of </w:t>
        </w:r>
      </w:ins>
      <w:ins w:id="9" w:author="James Trevathan" w:date="2022-07-21T16:09:00Z">
        <w:r w:rsidR="00A2315F">
          <w:t xml:space="preserve">a porous Injectable </w:t>
        </w:r>
      </w:ins>
      <w:ins w:id="10" w:author="James Trevathan" w:date="2022-07-21T16:10:00Z">
        <w:r w:rsidR="00A2315F">
          <w:t>Electrode known as the Inject</w:t>
        </w:r>
      </w:ins>
      <w:ins w:id="11" w:author="James Trevathan" w:date="2022-07-21T16:21:00Z">
        <w:r w:rsidR="00590964">
          <w:t>rode</w:t>
        </w:r>
      </w:ins>
      <w:del w:id="12" w:author="James Trevathan" w:date="2022-07-21T16:06:00Z">
        <w:r w:rsidDel="00E4024B">
          <w:delText>Electrochemistry of porous high surface area neurostimulator</w:delText>
        </w:r>
      </w:del>
    </w:p>
    <w:p w14:paraId="00000006" w14:textId="77777777" w:rsidR="00077044" w:rsidRDefault="00077044"/>
    <w:p w14:paraId="00000007" w14:textId="49E93B43" w:rsidR="00077044" w:rsidRDefault="00E4024B">
      <w:ins w:id="13" w:author="James Trevathan" w:date="2022-07-21T16:03:00Z">
        <w:r>
          <w:t>Ricardo Sanchez</w:t>
        </w:r>
        <w:r>
          <w:rPr>
            <w:vertAlign w:val="superscript"/>
          </w:rPr>
          <w:t>1</w:t>
        </w:r>
        <w:r>
          <w:t xml:space="preserve">, </w:t>
        </w:r>
      </w:ins>
      <w:r w:rsidR="00181FC9">
        <w:t>James Trevethan</w:t>
      </w:r>
      <w:r w:rsidR="00181FC9">
        <w:rPr>
          <w:vertAlign w:val="superscript"/>
        </w:rPr>
        <w:t>1</w:t>
      </w:r>
      <w:r w:rsidR="00181FC9">
        <w:t xml:space="preserve">, </w:t>
      </w:r>
      <w:del w:id="14" w:author="James Trevathan" w:date="2022-07-21T16:03:00Z">
        <w:r w:rsidR="00181FC9" w:rsidDel="00E4024B">
          <w:delText>Ricardo Sanchez</w:delText>
        </w:r>
        <w:r w:rsidR="00181FC9" w:rsidDel="00E4024B">
          <w:rPr>
            <w:vertAlign w:val="superscript"/>
          </w:rPr>
          <w:delText>1</w:delText>
        </w:r>
        <w:r w:rsidR="00181FC9" w:rsidDel="00E4024B">
          <w:delText xml:space="preserve">, </w:delText>
        </w:r>
      </w:del>
      <w:r w:rsidR="00181FC9">
        <w:t>Kyle Golobish</w:t>
      </w:r>
      <w:r w:rsidR="00181FC9">
        <w:rPr>
          <w:vertAlign w:val="superscript"/>
        </w:rPr>
        <w:t>2</w:t>
      </w:r>
      <w:r w:rsidR="00181FC9">
        <w:t>, Jack Wragan</w:t>
      </w:r>
      <w:r w:rsidR="00181FC9">
        <w:rPr>
          <w:vertAlign w:val="superscript"/>
        </w:rPr>
        <w:t>2</w:t>
      </w:r>
      <w:r w:rsidR="00181FC9">
        <w:t>, Derrick Liu</w:t>
      </w:r>
      <w:r w:rsidR="00181FC9">
        <w:rPr>
          <w:vertAlign w:val="superscript"/>
        </w:rPr>
        <w:t>2</w:t>
      </w:r>
      <w:r w:rsidR="00181FC9">
        <w:t>, Manfred Franke</w:t>
      </w:r>
      <w:r w:rsidR="00181FC9">
        <w:rPr>
          <w:vertAlign w:val="superscript"/>
        </w:rPr>
        <w:t>2</w:t>
      </w:r>
      <w:r w:rsidR="00181FC9">
        <w:t>, Stephan Nieuwoudt</w:t>
      </w:r>
      <w:r w:rsidR="00181FC9">
        <w:rPr>
          <w:vertAlign w:val="superscript"/>
        </w:rPr>
        <w:t>2</w:t>
      </w:r>
      <w:r w:rsidR="00181FC9">
        <w:t>, Andrew Shoffstall</w:t>
      </w:r>
      <w:r w:rsidR="00181FC9">
        <w:rPr>
          <w:vertAlign w:val="superscript"/>
        </w:rPr>
        <w:t>2,3</w:t>
      </w:r>
      <w:r w:rsidR="00181FC9">
        <w:t>, Kip Ludwig</w:t>
      </w:r>
      <w:r w:rsidR="00181FC9">
        <w:rPr>
          <w:vertAlign w:val="superscript"/>
        </w:rPr>
        <w:t>1,2</w:t>
      </w:r>
    </w:p>
    <w:p w14:paraId="00000008" w14:textId="77777777" w:rsidR="00077044" w:rsidRDefault="00077044"/>
    <w:p w14:paraId="00000009" w14:textId="77777777" w:rsidR="00077044" w:rsidRDefault="00181FC9">
      <w:r>
        <w:t>[1] Dept. of Biomedical Engineering, University of Wisconsin, Madison, Wisconsin</w:t>
      </w:r>
    </w:p>
    <w:p w14:paraId="0000000A" w14:textId="77777777" w:rsidR="00077044" w:rsidRDefault="00181FC9">
      <w:r>
        <w:t>[2] Neuronoff, Inc., Cleveland, Ohio, USA</w:t>
      </w:r>
    </w:p>
    <w:p w14:paraId="0000000B" w14:textId="77777777" w:rsidR="00077044" w:rsidRDefault="00181FC9">
      <w:r>
        <w:t>[3] Dept. of Biomedical Engineering, Case Western Reserve University, Cleveland, Ohio</w:t>
      </w:r>
    </w:p>
    <w:p w14:paraId="0000000C" w14:textId="77777777" w:rsidR="00077044" w:rsidRDefault="00077044"/>
    <w:p w14:paraId="0000000D" w14:textId="77777777" w:rsidR="00077044" w:rsidRDefault="00181FC9">
      <w:pPr>
        <w:rPr>
          <w:b/>
        </w:rPr>
      </w:pPr>
      <w:commentRangeStart w:id="15"/>
      <w:r>
        <w:rPr>
          <w:b/>
        </w:rPr>
        <w:t>Introduction</w:t>
      </w:r>
      <w:commentRangeEnd w:id="15"/>
      <w:r w:rsidR="00105A3A">
        <w:rPr>
          <w:rStyle w:val="CommentReference"/>
        </w:rPr>
        <w:commentReference w:id="15"/>
      </w:r>
    </w:p>
    <w:p w14:paraId="00000015" w14:textId="5EE02F7D" w:rsidR="00077044" w:rsidRDefault="00077044"/>
    <w:p w14:paraId="598AB4D6" w14:textId="55EFFC25" w:rsidR="00105A3A" w:rsidRDefault="00EC0E42" w:rsidP="001E4A03">
      <w:pPr>
        <w:jc w:val="both"/>
      </w:pPr>
      <w:ins w:id="16" w:author="James Trevathan" w:date="2022-07-21T16:13:00Z">
        <w:r>
          <w:t>Applications of neuromodulation therapies are often lim</w:t>
        </w:r>
      </w:ins>
      <w:ins w:id="17" w:author="James Trevathan" w:date="2022-07-21T16:14:00Z">
        <w:r>
          <w:t xml:space="preserve">ited by the invasiveness of the surgical procedure needed for implantation, high failure rates of implanted devices, </w:t>
        </w:r>
      </w:ins>
      <w:ins w:id="18" w:author="James Trevathan" w:date="2022-07-21T16:15:00Z">
        <w:r>
          <w:t xml:space="preserve">and </w:t>
        </w:r>
      </w:ins>
      <w:ins w:id="19" w:author="James Trevathan" w:date="2022-07-21T16:17:00Z">
        <w:r>
          <w:t>inconsistent</w:t>
        </w:r>
      </w:ins>
      <w:ins w:id="20" w:author="James Trevathan" w:date="2022-07-21T16:16:00Z">
        <w:r>
          <w:t xml:space="preserve"> </w:t>
        </w:r>
      </w:ins>
      <w:ins w:id="21" w:author="James Trevathan" w:date="2022-07-21T16:15:00Z">
        <w:r>
          <w:t>therapeutic efficacy due to</w:t>
        </w:r>
      </w:ins>
      <w:ins w:id="22" w:author="James Trevathan" w:date="2022-07-21T16:16:00Z">
        <w:r>
          <w:t xml:space="preserve"> either</w:t>
        </w:r>
      </w:ins>
      <w:ins w:id="23" w:author="James Trevathan" w:date="2022-07-21T16:15:00Z">
        <w:r>
          <w:t xml:space="preserve"> off-target effects </w:t>
        </w:r>
      </w:ins>
      <w:ins w:id="24" w:author="James Trevathan" w:date="2022-07-21T16:18:00Z">
        <w:r w:rsidR="00590964">
          <w:t xml:space="preserve">or lack of </w:t>
        </w:r>
      </w:ins>
      <w:ins w:id="25" w:author="James Trevathan" w:date="2022-07-21T17:10:00Z">
        <w:r w:rsidR="004D12B4">
          <w:t>therapy</w:t>
        </w:r>
      </w:ins>
      <w:ins w:id="26" w:author="James Trevathan" w:date="2022-07-21T17:11:00Z">
        <w:r w:rsidR="004D12B4">
          <w:t xml:space="preserve"> at safe</w:t>
        </w:r>
      </w:ins>
      <w:ins w:id="27" w:author="James Trevathan" w:date="2022-07-21T16:18:00Z">
        <w:r w:rsidR="00590964">
          <w:t xml:space="preserve"> charge injection levels.</w:t>
        </w:r>
      </w:ins>
      <w:ins w:id="28" w:author="James Trevathan" w:date="2022-07-21T16:19:00Z">
        <w:r w:rsidR="00590964">
          <w:t xml:space="preserve"> </w:t>
        </w:r>
      </w:ins>
      <w:ins w:id="29" w:author="James Trevathan" w:date="2022-07-21T16:20:00Z">
        <w:r w:rsidR="00590964">
          <w:t xml:space="preserve">To address several of these limitations we </w:t>
        </w:r>
      </w:ins>
      <w:ins w:id="30" w:author="James Trevathan" w:date="2022-07-21T16:19:00Z">
        <w:r w:rsidR="00590964">
          <w:t>have develop</w:t>
        </w:r>
      </w:ins>
      <w:ins w:id="31" w:author="James Trevathan" w:date="2022-07-21T16:20:00Z">
        <w:r w:rsidR="00590964">
          <w:t xml:space="preserve">ed the Injectrode, an injectable electrode </w:t>
        </w:r>
      </w:ins>
      <w:ins w:id="32" w:author="James Trevathan" w:date="2022-07-21T16:21:00Z">
        <w:r w:rsidR="00590964">
          <w:t xml:space="preserve">designed to minimize surgical invasiveness and device failure </w:t>
        </w:r>
      </w:ins>
      <w:ins w:id="33" w:author="James Trevathan" w:date="2022-07-21T16:22:00Z">
        <w:r w:rsidR="00590964">
          <w:t>while providing a high surface area for safe charge injection.</w:t>
        </w:r>
      </w:ins>
      <w:ins w:id="34" w:author="James Trevathan" w:date="2022-07-21T16:21:00Z">
        <w:r w:rsidR="00590964">
          <w:t xml:space="preserve"> </w:t>
        </w:r>
      </w:ins>
      <w:del w:id="35" w:author="James Trevathan" w:date="2022-07-21T16:18:00Z">
        <w:r w:rsidR="00EF1E84" w:rsidDel="00590964">
          <w:delText>Neuromodulation electrodes</w:delText>
        </w:r>
        <w:r w:rsidR="00E90341" w:rsidDel="00590964">
          <w:delText xml:space="preserve"> </w:delText>
        </w:r>
      </w:del>
      <w:del w:id="36" w:author="James Trevathan" w:date="2022-07-21T16:11:00Z">
        <w:r w:rsidR="00E90341" w:rsidDel="00A2315F">
          <w:delText xml:space="preserve">regularly require invasive surgeries </w:delText>
        </w:r>
      </w:del>
      <w:del w:id="37" w:author="James Trevathan" w:date="2022-07-21T16:18:00Z">
        <w:r w:rsidR="00E90341" w:rsidDel="00590964">
          <w:delText>to implant and</w:delText>
        </w:r>
        <w:r w:rsidR="00EF1E84" w:rsidDel="00590964">
          <w:delText xml:space="preserve"> coatings such as Iridium Oxide </w:delText>
        </w:r>
        <w:r w:rsidR="00B56E6C" w:rsidDel="00590964">
          <w:delText xml:space="preserve">to increase the exposed surface area </w:delText>
        </w:r>
        <w:r w:rsidR="00894426" w:rsidDel="00590964">
          <w:delText>and consequentially</w:delText>
        </w:r>
        <w:r w:rsidR="00B56E6C" w:rsidDel="00590964">
          <w:delText xml:space="preserve"> th</w:delText>
        </w:r>
        <w:r w:rsidR="00894426" w:rsidDel="00590964">
          <w:delText>eir</w:delText>
        </w:r>
        <w:r w:rsidR="00B56E6C" w:rsidDel="00590964">
          <w:delText xml:space="preserve"> charge injection capacity. </w:delText>
        </w:r>
      </w:del>
      <w:del w:id="38" w:author="James Trevathan" w:date="2022-07-21T16:19:00Z">
        <w:r w:rsidR="00B56E6C" w:rsidDel="00590964">
          <w:delText xml:space="preserve">Though the advantages of these coatings diminish </w:delText>
        </w:r>
        <w:r w:rsidR="00894426" w:rsidDel="00590964">
          <w:delText>in</w:delText>
        </w:r>
        <w:r w:rsidR="00B56E6C" w:rsidDel="00590964">
          <w:delText xml:space="preserve"> chronic studies as bio fowl clog</w:delText>
        </w:r>
        <w:r w:rsidR="00894426" w:rsidDel="00590964">
          <w:delText>s</w:delText>
        </w:r>
        <w:r w:rsidR="00B56E6C" w:rsidDel="00590964">
          <w:delText xml:space="preserve"> the</w:delText>
        </w:r>
        <w:r w:rsidR="00E90341" w:rsidDel="00590964">
          <w:delText xml:space="preserve"> coating’s</w:delText>
        </w:r>
        <w:r w:rsidR="00B56E6C" w:rsidDel="00590964">
          <w:delText xml:space="preserve"> fractal dimensions that increase th</w:delText>
        </w:r>
        <w:r w:rsidR="00E90341" w:rsidDel="00590964">
          <w:delText>eir</w:delText>
        </w:r>
        <w:r w:rsidR="00B56E6C" w:rsidDel="00590964">
          <w:delText xml:space="preserve"> </w:delText>
        </w:r>
        <w:r w:rsidR="00A051CE" w:rsidDel="00590964">
          <w:delText>charge injection capacit</w:delText>
        </w:r>
        <w:r w:rsidR="00E90341" w:rsidDel="00590964">
          <w:delText>y</w:delText>
        </w:r>
      </w:del>
      <w:ins w:id="39" w:author="James Trevathan" w:date="2022-07-21T16:23:00Z">
        <w:r w:rsidR="00590964">
          <w:t xml:space="preserve">In this work, we seek to understand the </w:t>
        </w:r>
        <w:r w:rsidR="00FE0654">
          <w:t xml:space="preserve">mechanisms and limitations of </w:t>
        </w:r>
      </w:ins>
      <w:ins w:id="40" w:author="James Trevathan" w:date="2022-07-21T16:24:00Z">
        <w:r w:rsidR="00FE0654">
          <w:t xml:space="preserve">increased charge injection through </w:t>
        </w:r>
      </w:ins>
      <w:ins w:id="41" w:author="James Trevathan" w:date="2022-07-21T16:23:00Z">
        <w:r w:rsidR="00FE0654">
          <w:t>a high surface are</w:t>
        </w:r>
      </w:ins>
      <w:ins w:id="42" w:author="James Trevathan" w:date="2022-07-21T16:24:00Z">
        <w:r w:rsidR="00FE0654">
          <w:t>a Inject</w:t>
        </w:r>
      </w:ins>
      <w:ins w:id="43" w:author="James Trevathan" w:date="2022-07-21T17:11:00Z">
        <w:r w:rsidR="004D12B4">
          <w:t>rode</w:t>
        </w:r>
      </w:ins>
      <w:ins w:id="44" w:author="James Trevathan" w:date="2022-07-21T16:24:00Z">
        <w:r w:rsidR="00FE0654">
          <w:t xml:space="preserve"> formed </w:t>
        </w:r>
      </w:ins>
      <w:ins w:id="45" w:author="James Trevathan" w:date="2022-07-21T17:11:00Z">
        <w:r w:rsidR="004D12B4">
          <w:t xml:space="preserve">with a </w:t>
        </w:r>
      </w:ins>
      <w:ins w:id="46" w:author="James Trevathan" w:date="2022-07-21T17:12:00Z">
        <w:r w:rsidR="004D12B4">
          <w:t>microstructure</w:t>
        </w:r>
      </w:ins>
      <w:ins w:id="47" w:author="James Trevathan" w:date="2022-07-21T17:11:00Z">
        <w:r w:rsidR="004D12B4">
          <w:t xml:space="preserve"> of </w:t>
        </w:r>
      </w:ins>
      <w:ins w:id="48" w:author="James Trevathan" w:date="2022-07-21T16:24:00Z">
        <w:r w:rsidR="00FE0654">
          <w:t>thin</w:t>
        </w:r>
      </w:ins>
      <w:ins w:id="49" w:author="James Trevathan" w:date="2022-07-21T16:23:00Z">
        <w:r w:rsidR="00FE0654">
          <w:t xml:space="preserve"> </w:t>
        </w:r>
      </w:ins>
      <w:del w:id="50" w:author="James Trevathan" w:date="2022-07-21T16:19:00Z">
        <w:r w:rsidR="00A051CE" w:rsidDel="00590964">
          <w:delText>.</w:delText>
        </w:r>
      </w:del>
      <w:del w:id="51" w:author="James Trevathan" w:date="2022-07-21T16:20:00Z">
        <w:r w:rsidR="00A051CE" w:rsidDel="00590964">
          <w:delText xml:space="preserve"> </w:delText>
        </w:r>
      </w:del>
      <w:del w:id="52" w:author="James Trevathan" w:date="2022-07-21T16:22:00Z">
        <w:r w:rsidR="00E90341" w:rsidDel="00590964">
          <w:delText>An electrode</w:delText>
        </w:r>
        <w:r w:rsidR="00A051CE" w:rsidDel="00590964">
          <w:delText xml:space="preserve"> wa</w:delText>
        </w:r>
        <w:r w:rsidR="00E90341" w:rsidDel="00590964">
          <w:delText>s therefore</w:delText>
        </w:r>
        <w:r w:rsidR="00A051CE" w:rsidDel="00590964">
          <w:delText xml:space="preserve"> developed </w:delText>
        </w:r>
        <w:r w:rsidR="00E90341" w:rsidDel="00590964">
          <w:delText xml:space="preserve">using thin wires of </w:delText>
        </w:r>
      </w:del>
      <w:r w:rsidR="00E90341">
        <w:t>Pt-</w:t>
      </w:r>
      <w:proofErr w:type="spellStart"/>
      <w:r w:rsidR="00E90341">
        <w:t>Ir</w:t>
      </w:r>
      <w:proofErr w:type="spellEnd"/>
      <w:r w:rsidR="00E90341">
        <w:t xml:space="preserve"> </w:t>
      </w:r>
      <w:ins w:id="53" w:author="James Trevathan" w:date="2022-07-21T16:25:00Z">
        <w:r w:rsidR="00FE0654">
          <w:t xml:space="preserve">wire </w:t>
        </w:r>
      </w:ins>
      <w:del w:id="54" w:author="James Trevathan" w:date="2022-07-21T16:25:00Z">
        <w:r w:rsidR="00E90341" w:rsidDel="00FE0654">
          <w:delText>to create</w:delText>
        </w:r>
        <w:r w:rsidR="00A051CE" w:rsidDel="00FE0654">
          <w:delText xml:space="preserve"> a</w:delText>
        </w:r>
        <w:r w:rsidR="009957B8" w:rsidDel="00FE0654">
          <w:delText xml:space="preserve"> </w:delText>
        </w:r>
      </w:del>
      <w:r w:rsidR="00E90341">
        <w:t>braided</w:t>
      </w:r>
      <w:r w:rsidR="00A051CE">
        <w:t xml:space="preserve"> </w:t>
      </w:r>
      <w:ins w:id="55" w:author="James Trevathan" w:date="2022-07-21T16:25:00Z">
        <w:r w:rsidR="00FE0654">
          <w:t>into a flexible helical macroelectrode</w:t>
        </w:r>
      </w:ins>
      <w:ins w:id="56" w:author="James Trevathan" w:date="2022-07-21T17:11:00Z">
        <w:r w:rsidR="004D12B4">
          <w:t>.</w:t>
        </w:r>
      </w:ins>
      <w:del w:id="57" w:author="James Trevathan" w:date="2022-07-21T16:25:00Z">
        <w:r w:rsidR="00A051CE" w:rsidDel="00FE0654">
          <w:delText>helical wire structure</w:delText>
        </w:r>
        <w:r w:rsidR="006734A2" w:rsidDel="00FE0654">
          <w:delText xml:space="preserve"> that could be injected with a syringe with minimum invasiveness</w:delText>
        </w:r>
        <w:r w:rsidR="009957B8" w:rsidDel="00FE0654">
          <w:delText xml:space="preserve">. </w:delText>
        </w:r>
      </w:del>
      <w:del w:id="58" w:author="James Trevathan" w:date="2022-07-21T17:10:00Z">
        <w:r w:rsidR="004403F2" w:rsidDel="00825E7C">
          <w:delText>This structure</w:delText>
        </w:r>
        <w:r w:rsidR="009957B8" w:rsidDel="00825E7C">
          <w:delText xml:space="preserve"> </w:delText>
        </w:r>
      </w:del>
      <w:del w:id="59" w:author="James Trevathan" w:date="2022-07-21T16:26:00Z">
        <w:r w:rsidR="009957B8" w:rsidDel="00FE0654">
          <w:delText xml:space="preserve">would </w:delText>
        </w:r>
      </w:del>
      <w:del w:id="60" w:author="James Trevathan" w:date="2022-07-21T17:10:00Z">
        <w:r w:rsidR="00D21E10" w:rsidDel="00825E7C">
          <w:delText>potentially</w:delText>
        </w:r>
        <w:r w:rsidR="009957B8" w:rsidDel="00825E7C">
          <w:delText xml:space="preserve"> </w:delText>
        </w:r>
      </w:del>
      <w:del w:id="61" w:author="James Trevathan" w:date="2022-07-21T16:26:00Z">
        <w:r w:rsidR="009957B8" w:rsidDel="00FE0654">
          <w:delText xml:space="preserve">be able to </w:delText>
        </w:r>
      </w:del>
      <w:del w:id="62" w:author="James Trevathan" w:date="2022-07-21T17:10:00Z">
        <w:r w:rsidR="009957B8" w:rsidDel="00825E7C">
          <w:delText xml:space="preserve">provide a larger charge injection capacity </w:delText>
        </w:r>
      </w:del>
      <w:del w:id="63" w:author="James Trevathan" w:date="2022-07-21T16:26:00Z">
        <w:r w:rsidR="009957B8" w:rsidDel="00FE0654">
          <w:delText xml:space="preserve">due to the large </w:delText>
        </w:r>
      </w:del>
      <w:del w:id="64" w:author="James Trevathan" w:date="2022-07-21T17:10:00Z">
        <w:r w:rsidR="009957B8" w:rsidDel="00825E7C">
          <w:delText xml:space="preserve">increase </w:delText>
        </w:r>
      </w:del>
      <w:del w:id="65" w:author="James Trevathan" w:date="2022-07-21T16:26:00Z">
        <w:r w:rsidR="009957B8" w:rsidDel="00FE0654">
          <w:delText xml:space="preserve">in </w:delText>
        </w:r>
      </w:del>
      <w:del w:id="66" w:author="James Trevathan" w:date="2022-07-21T17:10:00Z">
        <w:r w:rsidR="009957B8" w:rsidDel="00825E7C">
          <w:delText xml:space="preserve">surface area </w:delText>
        </w:r>
      </w:del>
      <w:del w:id="67" w:author="James Trevathan" w:date="2022-07-21T16:27:00Z">
        <w:r w:rsidR="009957B8" w:rsidDel="00FE0654">
          <w:delText xml:space="preserve">inherently </w:delText>
        </w:r>
      </w:del>
      <w:del w:id="68" w:author="James Trevathan" w:date="2022-07-21T17:10:00Z">
        <w:r w:rsidR="009957B8" w:rsidDel="00825E7C">
          <w:delText xml:space="preserve">created by the </w:delText>
        </w:r>
        <w:r w:rsidR="006734A2" w:rsidDel="00825E7C">
          <w:delText>electrode’s</w:delText>
        </w:r>
        <w:r w:rsidR="004403F2" w:rsidDel="00825E7C">
          <w:delText xml:space="preserve"> geometry. </w:delText>
        </w:r>
      </w:del>
    </w:p>
    <w:p w14:paraId="27DF64C2" w14:textId="77777777" w:rsidR="00105A3A" w:rsidRDefault="00105A3A"/>
    <w:p w14:paraId="00000016" w14:textId="77777777" w:rsidR="00077044" w:rsidRDefault="00181FC9">
      <w:pPr>
        <w:rPr>
          <w:b/>
        </w:rPr>
      </w:pPr>
      <w:commentRangeStart w:id="69"/>
      <w:commentRangeStart w:id="70"/>
      <w:r>
        <w:rPr>
          <w:b/>
        </w:rPr>
        <w:t>Methods</w:t>
      </w:r>
      <w:commentRangeEnd w:id="69"/>
      <w:r w:rsidR="009F4888">
        <w:rPr>
          <w:rStyle w:val="CommentReference"/>
        </w:rPr>
        <w:commentReference w:id="69"/>
      </w:r>
      <w:commentRangeEnd w:id="70"/>
      <w:r w:rsidR="009F4888">
        <w:rPr>
          <w:rStyle w:val="CommentReference"/>
        </w:rPr>
        <w:commentReference w:id="70"/>
      </w:r>
    </w:p>
    <w:p w14:paraId="00000018" w14:textId="53BD756A" w:rsidR="00077044" w:rsidRDefault="00077044"/>
    <w:p w14:paraId="00000019" w14:textId="6C7738B7" w:rsidR="00077044" w:rsidRDefault="00650AB3" w:rsidP="00105A3A">
      <w:pPr>
        <w:jc w:val="both"/>
      </w:pPr>
      <w:r>
        <w:t>Electrical Impedance Spectroscopy</w:t>
      </w:r>
      <w:r w:rsidR="003F21F0">
        <w:t xml:space="preserve"> (EIS)</w:t>
      </w:r>
      <w:ins w:id="71" w:author="James Trevathan" w:date="2022-07-21T16:27:00Z">
        <w:r w:rsidR="00FE0654">
          <w:t xml:space="preserve">, </w:t>
        </w:r>
      </w:ins>
      <w:del w:id="72" w:author="James Trevathan" w:date="2022-07-21T16:27:00Z">
        <w:r w:rsidR="00E64331" w:rsidDel="00FE0654">
          <w:delText xml:space="preserve"> and </w:delText>
        </w:r>
      </w:del>
      <w:r w:rsidR="00E64331">
        <w:t>Cyclic Voltammetry</w:t>
      </w:r>
      <w:r w:rsidR="003F21F0">
        <w:t xml:space="preserve"> (CV)</w:t>
      </w:r>
      <w:ins w:id="73" w:author="James Trevathan" w:date="2022-07-21T16:27:00Z">
        <w:r w:rsidR="00FE0654">
          <w:t>, and Voltage Transient (VT)</w:t>
        </w:r>
      </w:ins>
      <w:r w:rsidR="00E64331">
        <w:t xml:space="preserve"> analysis were performed on these </w:t>
      </w:r>
      <w:r w:rsidR="00B32B6E">
        <w:t>electrodes (with a theoretical exposed surface area of 235mm^2)</w:t>
      </w:r>
      <w:r w:rsidR="00E64331">
        <w:t xml:space="preserve"> as well as </w:t>
      </w:r>
      <w:del w:id="74" w:author="James Trevathan" w:date="2022-07-21T16:27:00Z">
        <w:r w:rsidR="00B32B6E" w:rsidDel="00FE0654">
          <w:delText xml:space="preserve">their </w:delText>
        </w:r>
      </w:del>
      <w:r w:rsidR="00B32B6E">
        <w:t>geometric surface area</w:t>
      </w:r>
      <w:r w:rsidR="003F21F0">
        <w:t xml:space="preserve"> (GSA)</w:t>
      </w:r>
      <w:r w:rsidR="00B32B6E">
        <w:t xml:space="preserve"> and </w:t>
      </w:r>
      <w:del w:id="75" w:author="James Trevathan" w:date="2022-07-21T16:48:00Z">
        <w:r w:rsidR="00B32B6E" w:rsidDel="004946D8">
          <w:delText xml:space="preserve">exposed </w:delText>
        </w:r>
      </w:del>
      <w:ins w:id="76" w:author="James Trevathan" w:date="2022-07-21T16:48:00Z">
        <w:r w:rsidR="004946D8">
          <w:t>electrochemical</w:t>
        </w:r>
        <w:r w:rsidR="004946D8">
          <w:t xml:space="preserve"> </w:t>
        </w:r>
      </w:ins>
      <w:r w:rsidR="00B32B6E">
        <w:t>surface area</w:t>
      </w:r>
      <w:r w:rsidR="003F21F0">
        <w:t xml:space="preserve"> (ESA)</w:t>
      </w:r>
      <w:r w:rsidR="00B32B6E">
        <w:t xml:space="preserve"> equivalent electrodes</w:t>
      </w:r>
      <w:ins w:id="77" w:author="James Trevathan" w:date="2022-07-21T16:27:00Z">
        <w:r w:rsidR="00FE0654">
          <w:t xml:space="preserve"> of the same material</w:t>
        </w:r>
      </w:ins>
      <w:r w:rsidR="00B32B6E">
        <w:t>.</w:t>
      </w:r>
      <w:ins w:id="78" w:author="James Trevathan" w:date="2022-07-21T16:28:00Z">
        <w:r w:rsidR="004547B7">
          <w:t xml:space="preserve"> Data was analyzed to assess the </w:t>
        </w:r>
      </w:ins>
      <w:ins w:id="79" w:author="James Trevathan" w:date="2022-07-21T16:40:00Z">
        <w:r w:rsidR="00F33E90">
          <w:t>impact of the</w:t>
        </w:r>
      </w:ins>
      <w:ins w:id="80" w:author="James Trevathan" w:date="2022-07-21T16:42:00Z">
        <w:r w:rsidR="00F33E90">
          <w:t xml:space="preserve"> high</w:t>
        </w:r>
      </w:ins>
      <w:ins w:id="81" w:author="James Trevathan" w:date="2022-07-21T16:40:00Z">
        <w:r w:rsidR="00F33E90">
          <w:t xml:space="preserve"> </w:t>
        </w:r>
      </w:ins>
      <w:ins w:id="82" w:author="James Trevathan" w:date="2022-07-21T16:42:00Z">
        <w:r w:rsidR="00F33E90">
          <w:t xml:space="preserve">electrochemical </w:t>
        </w:r>
      </w:ins>
      <w:ins w:id="83" w:author="James Trevathan" w:date="2022-07-21T16:40:00Z">
        <w:r w:rsidR="00F33E90">
          <w:t>surface</w:t>
        </w:r>
      </w:ins>
      <w:ins w:id="84" w:author="James Trevathan" w:date="2022-07-21T16:42:00Z">
        <w:r w:rsidR="00F33E90">
          <w:t xml:space="preserve"> provided by the fine wire microstructure of the electrode</w:t>
        </w:r>
      </w:ins>
      <w:ins w:id="85" w:author="James Trevathan" w:date="2022-07-21T16:43:00Z">
        <w:r w:rsidR="00F33E90">
          <w:t xml:space="preserve"> on electrode impedance as well as charge injection ca</w:t>
        </w:r>
      </w:ins>
      <w:ins w:id="86" w:author="James Trevathan" w:date="2022-07-21T17:14:00Z">
        <w:r w:rsidR="004D12B4">
          <w:t>pacity (CIC)</w:t>
        </w:r>
      </w:ins>
      <w:ins w:id="87" w:author="James Trevathan" w:date="2022-07-21T17:12:00Z">
        <w:r w:rsidR="004D12B4">
          <w:t xml:space="preserve"> measured</w:t>
        </w:r>
      </w:ins>
      <w:ins w:id="88" w:author="James Trevathan" w:date="2022-07-21T16:43:00Z">
        <w:r w:rsidR="00F33E90">
          <w:t xml:space="preserve"> during slow CVs and fast Voltage Transients.</w:t>
        </w:r>
      </w:ins>
      <w:del w:id="89" w:author="James Trevathan" w:date="2022-07-21T16:28:00Z">
        <w:r w:rsidR="00B32B6E" w:rsidDel="004547B7">
          <w:delText xml:space="preserve"> These controls were fabricated from 90/10% Platinum-Iridium</w:delText>
        </w:r>
        <w:r w:rsidR="003F21F0" w:rsidDel="004547B7">
          <w:delText xml:space="preserve"> with the GSA electrodes being a partially coated 0.8mm rod and the ESA electrodes being a 0.025mm foil sheet cut to a total surface area of 235mm^2. The EIS analysis was run </w:delText>
        </w:r>
        <w:r w:rsidR="009F4888" w:rsidDel="004547B7">
          <w:delText>with an</w:delText>
        </w:r>
        <w:r w:rsidR="003F21F0" w:rsidDel="004547B7">
          <w:delText xml:space="preserve"> </w:delText>
        </w:r>
        <w:r w:rsidR="009F4888" w:rsidDel="004547B7">
          <w:delText xml:space="preserve">applied frequency which varied from 1e^5 Hz to 0.1 Hz. </w:delText>
        </w:r>
        <w:commentRangeStart w:id="90"/>
        <w:r w:rsidR="009F4888" w:rsidDel="004547B7">
          <w:delText xml:space="preserve">The CV was run with a voltage range of 0.8 V to -0.6 V, with a starting potential of 0 V, with 8 scans at a rate of 0.01 V/s. </w:delText>
        </w:r>
        <w:commentRangeEnd w:id="90"/>
        <w:r w:rsidR="009F4888" w:rsidDel="004547B7">
          <w:rPr>
            <w:rStyle w:val="CommentReference"/>
          </w:rPr>
          <w:commentReference w:id="90"/>
        </w:r>
      </w:del>
    </w:p>
    <w:p w14:paraId="0000001A" w14:textId="77777777" w:rsidR="00077044" w:rsidRDefault="00077044"/>
    <w:p w14:paraId="0000001D" w14:textId="7F78F872" w:rsidR="00077044" w:rsidRPr="00105A3A" w:rsidRDefault="00181FC9">
      <w:pPr>
        <w:rPr>
          <w:b/>
        </w:rPr>
      </w:pPr>
      <w:r>
        <w:rPr>
          <w:b/>
        </w:rPr>
        <w:t>Results</w:t>
      </w:r>
    </w:p>
    <w:p w14:paraId="0000001E" w14:textId="740BD208" w:rsidR="00077044" w:rsidRDefault="00077044"/>
    <w:p w14:paraId="0485704D" w14:textId="0DC180F9" w:rsidR="00D21E10" w:rsidRDefault="00F33E90" w:rsidP="001E4A03">
      <w:pPr>
        <w:jc w:val="both"/>
      </w:pPr>
      <w:ins w:id="91" w:author="James Trevathan" w:date="2022-07-21T16:44:00Z">
        <w:r>
          <w:t xml:space="preserve">EIS analysis </w:t>
        </w:r>
      </w:ins>
      <w:ins w:id="92" w:author="James Trevathan" w:date="2022-07-21T16:45:00Z">
        <w:r>
          <w:t>demonstrate the Injectrode has similar</w:t>
        </w:r>
        <w:r w:rsidR="004946D8">
          <w:t xml:space="preserve"> faradaic impedance and capacitance </w:t>
        </w:r>
        <w:r>
          <w:t>t</w:t>
        </w:r>
        <w:r w:rsidR="004946D8">
          <w:t>o an ESA electrode</w:t>
        </w:r>
      </w:ins>
      <w:ins w:id="93" w:author="James Trevathan" w:date="2022-07-21T16:46:00Z">
        <w:r w:rsidR="004946D8">
          <w:t xml:space="preserve"> suggesting the increased surface area of the Injectrode is available for charge Injection. In</w:t>
        </w:r>
      </w:ins>
      <w:ins w:id="94" w:author="James Trevathan" w:date="2022-07-21T16:47:00Z">
        <w:r w:rsidR="004946D8">
          <w:t xml:space="preserve"> contrast</w:t>
        </w:r>
      </w:ins>
      <w:ins w:id="95" w:author="James Trevathan" w:date="2022-07-21T17:13:00Z">
        <w:r w:rsidR="004D12B4">
          <w:t>,</w:t>
        </w:r>
      </w:ins>
      <w:ins w:id="96" w:author="James Trevathan" w:date="2022-07-21T16:47:00Z">
        <w:r w:rsidR="004946D8">
          <w:t xml:space="preserve"> slow scan CVs show the Injectrode has a </w:t>
        </w:r>
      </w:ins>
      <w:ins w:id="97" w:author="James Trevathan" w:date="2022-07-21T17:14:00Z">
        <w:r w:rsidR="004D12B4">
          <w:t>CIC</w:t>
        </w:r>
      </w:ins>
      <w:ins w:id="98" w:author="James Trevathan" w:date="2022-07-21T16:48:00Z">
        <w:r w:rsidR="004946D8">
          <w:t xml:space="preserve"> in between that of GSA and ESA electrodes</w:t>
        </w:r>
      </w:ins>
      <w:ins w:id="99" w:author="James Trevathan" w:date="2022-07-21T16:49:00Z">
        <w:r w:rsidR="004946D8">
          <w:t xml:space="preserve">. This suggests a time dependent mechanism for charge injection that we </w:t>
        </w:r>
      </w:ins>
      <w:ins w:id="100" w:author="James Trevathan" w:date="2022-07-21T16:50:00Z">
        <w:r w:rsidR="004946D8">
          <w:t>hypothesize</w:t>
        </w:r>
      </w:ins>
      <w:ins w:id="101" w:author="James Trevathan" w:date="2022-07-21T16:49:00Z">
        <w:r w:rsidR="004946D8">
          <w:t xml:space="preserve"> ma</w:t>
        </w:r>
      </w:ins>
      <w:ins w:id="102" w:author="James Trevathan" w:date="2022-07-21T16:50:00Z">
        <w:r w:rsidR="004946D8">
          <w:t xml:space="preserve">y result from </w:t>
        </w:r>
      </w:ins>
      <w:del w:id="103" w:author="James Trevathan" w:date="2022-07-21T16:44:00Z">
        <w:r w:rsidR="00F32870" w:rsidDel="00F33E90">
          <w:delText xml:space="preserve">The EIS analysis </w:delText>
        </w:r>
        <w:r w:rsidR="00F32870" w:rsidDel="00F33E90">
          <w:lastRenderedPageBreak/>
          <w:delText xml:space="preserve">shows that at high frequencies the Injectrode would have approximately 5 times less tissue conductivity resistance compared to the GSA electrode. </w:delText>
        </w:r>
        <w:r w:rsidR="002949F8" w:rsidDel="00F33E90">
          <w:delText xml:space="preserve">The GSA electrode resulted to have a charge injection capacity of approximately 5 magnitudes less than the Injectrode. </w:delText>
        </w:r>
      </w:del>
      <w:del w:id="104" w:author="James Trevathan" w:date="2022-07-21T16:50:00Z">
        <w:r w:rsidR="002949F8" w:rsidDel="004946D8">
          <w:delText>The ESA electrode had a larger injection capacity when compares to both the GSA and Injectrode. Though</w:delText>
        </w:r>
        <w:r w:rsidR="00D972DD" w:rsidDel="004946D8">
          <w:delText xml:space="preserve"> the </w:delText>
        </w:r>
      </w:del>
      <w:r w:rsidR="00D972DD">
        <w:t xml:space="preserve">diffusion limitations caused by the </w:t>
      </w:r>
      <w:proofErr w:type="spellStart"/>
      <w:r w:rsidR="00D972DD">
        <w:t>Injectrode</w:t>
      </w:r>
      <w:ins w:id="105" w:author="James Trevathan" w:date="2022-07-21T17:13:00Z">
        <w:r w:rsidR="004D12B4">
          <w:t>’</w:t>
        </w:r>
      </w:ins>
      <w:r w:rsidR="00D972DD">
        <w:t>s</w:t>
      </w:r>
      <w:proofErr w:type="spellEnd"/>
      <w:r w:rsidR="00D972DD">
        <w:t xml:space="preserve"> braided geometry </w:t>
      </w:r>
      <w:del w:id="106" w:author="James Trevathan" w:date="2022-07-21T16:50:00Z">
        <w:r w:rsidR="00D972DD" w:rsidDel="004946D8">
          <w:delText xml:space="preserve">could </w:delText>
        </w:r>
        <w:r w:rsidR="007B3FEF" w:rsidDel="004946D8">
          <w:delText>limit</w:delText>
        </w:r>
      </w:del>
      <w:ins w:id="107" w:author="James Trevathan" w:date="2022-07-21T16:50:00Z">
        <w:r w:rsidR="004946D8">
          <w:t>limiting</w:t>
        </w:r>
      </w:ins>
      <w:r w:rsidR="007B3FEF">
        <w:t xml:space="preserve"> </w:t>
      </w:r>
      <w:r w:rsidR="006734A2">
        <w:t xml:space="preserve">the </w:t>
      </w:r>
      <w:r w:rsidR="0032455E">
        <w:t xml:space="preserve">electrochemical </w:t>
      </w:r>
      <w:r w:rsidR="007B3FEF">
        <w:t xml:space="preserve">reactions </w:t>
      </w:r>
      <w:del w:id="108" w:author="James Trevathan" w:date="2022-07-21T16:50:00Z">
        <w:r w:rsidR="007B3FEF" w:rsidDel="0097620E">
          <w:delText>that</w:delText>
        </w:r>
        <w:r w:rsidR="0032455E" w:rsidDel="0097620E">
          <w:delText xml:space="preserve"> occurring </w:delText>
        </w:r>
      </w:del>
      <w:r w:rsidR="0032455E">
        <w:t>during the CV analysis.</w:t>
      </w:r>
      <w:ins w:id="109" w:author="James Trevathan" w:date="2022-07-21T17:01:00Z">
        <w:r w:rsidR="00D30A43">
          <w:t xml:space="preserve"> Preliminary results also show tissue ingrowth into th</w:t>
        </w:r>
      </w:ins>
      <w:ins w:id="110" w:author="James Trevathan" w:date="2022-07-21T17:02:00Z">
        <w:r w:rsidR="00D30A43">
          <w:t xml:space="preserve">e Injectrode microstructure. </w:t>
        </w:r>
      </w:ins>
      <w:del w:id="111" w:author="James Trevathan" w:date="2022-07-21T17:01:00Z">
        <w:r w:rsidR="0032455E" w:rsidDel="00D30A43">
          <w:delText xml:space="preserve"> </w:delText>
        </w:r>
      </w:del>
    </w:p>
    <w:p w14:paraId="2ADCB88E" w14:textId="77777777" w:rsidR="00D21E10" w:rsidRDefault="00D21E10"/>
    <w:p w14:paraId="0000001F" w14:textId="77777777" w:rsidR="00077044" w:rsidRDefault="00181FC9">
      <w:pPr>
        <w:rPr>
          <w:b/>
        </w:rPr>
      </w:pPr>
      <w:r>
        <w:rPr>
          <w:b/>
        </w:rPr>
        <w:t>Conclusion</w:t>
      </w:r>
    </w:p>
    <w:p w14:paraId="00000020" w14:textId="77777777" w:rsidR="00077044" w:rsidRDefault="00077044"/>
    <w:p w14:paraId="00000021" w14:textId="09A69065" w:rsidR="00077044" w:rsidRDefault="001E4A03" w:rsidP="001E4A03">
      <w:pPr>
        <w:jc w:val="both"/>
      </w:pPr>
      <w:del w:id="112" w:author="James Trevathan" w:date="2022-07-21T16:50:00Z">
        <w:r w:rsidDel="0097620E">
          <w:delText>T</w:delText>
        </w:r>
        <w:r w:rsidR="007B3FEF" w:rsidDel="0097620E">
          <w:delText xml:space="preserve">his </w:delText>
        </w:r>
        <w:r w:rsidR="0032455E" w:rsidDel="0097620E">
          <w:delText>electrode</w:delText>
        </w:r>
      </w:del>
      <w:ins w:id="113" w:author="James Trevathan" w:date="2022-07-21T16:50:00Z">
        <w:r w:rsidR="0097620E">
          <w:t xml:space="preserve">The </w:t>
        </w:r>
      </w:ins>
      <w:ins w:id="114" w:author="James Trevathan" w:date="2022-07-21T16:51:00Z">
        <w:r w:rsidR="0097620E">
          <w:t>Injectrode</w:t>
        </w:r>
      </w:ins>
      <w:r w:rsidR="0032455E">
        <w:t xml:space="preserve"> </w:t>
      </w:r>
      <w:del w:id="115" w:author="James Trevathan" w:date="2022-07-21T16:51:00Z">
        <w:r w:rsidR="00894426" w:rsidDel="0097620E">
          <w:delText xml:space="preserve">can provide </w:delText>
        </w:r>
      </w:del>
      <w:ins w:id="116" w:author="James Trevathan" w:date="2022-07-21T16:51:00Z">
        <w:r w:rsidR="0097620E">
          <w:t xml:space="preserve"> </w:t>
        </w:r>
        <w:r w:rsidR="0097620E">
          <w:t xml:space="preserve">could enable </w:t>
        </w:r>
      </w:ins>
      <w:ins w:id="117" w:author="James Trevathan" w:date="2022-07-21T16:52:00Z">
        <w:r w:rsidR="0097620E">
          <w:t xml:space="preserve">neuromodulation therapy through </w:t>
        </w:r>
      </w:ins>
      <w:r w:rsidR="00894426">
        <w:t xml:space="preserve">a </w:t>
      </w:r>
      <w:r w:rsidR="0032455E">
        <w:t xml:space="preserve">minimally invasive procedure </w:t>
      </w:r>
      <w:del w:id="118" w:author="James Trevathan" w:date="2022-07-21T16:52:00Z">
        <w:r w:rsidR="0032455E" w:rsidDel="0097620E">
          <w:delText xml:space="preserve">that </w:delText>
        </w:r>
      </w:del>
      <w:ins w:id="119" w:author="James Trevathan" w:date="2022-07-21T16:52:00Z">
        <w:r w:rsidR="0097620E">
          <w:t>with an electrode that</w:t>
        </w:r>
        <w:r w:rsidR="0097620E">
          <w:t xml:space="preserve"> </w:t>
        </w:r>
      </w:ins>
      <w:del w:id="120" w:author="James Trevathan" w:date="2022-07-21T16:52:00Z">
        <w:r w:rsidR="0091187F" w:rsidDel="0097620E">
          <w:delText xml:space="preserve">easily </w:delText>
        </w:r>
      </w:del>
      <w:r w:rsidR="0091187F">
        <w:t>conform</w:t>
      </w:r>
      <w:r w:rsidR="00894426">
        <w:t>s</w:t>
      </w:r>
      <w:del w:id="121" w:author="James Trevathan" w:date="2022-07-21T17:08:00Z">
        <w:r w:rsidR="0091187F" w:rsidDel="00825E7C">
          <w:delText xml:space="preserve"> </w:delText>
        </w:r>
      </w:del>
      <w:ins w:id="122" w:author="James Trevathan" w:date="2022-07-21T17:08:00Z">
        <w:r w:rsidR="00825E7C">
          <w:t xml:space="preserve"> to the </w:t>
        </w:r>
        <w:proofErr w:type="gramStart"/>
        <w:r w:rsidR="00825E7C">
          <w:t>patients</w:t>
        </w:r>
        <w:proofErr w:type="gramEnd"/>
        <w:r w:rsidR="00825E7C">
          <w:t xml:space="preserve"> neuroanatomy</w:t>
        </w:r>
      </w:ins>
      <w:del w:id="123" w:author="James Trevathan" w:date="2022-07-21T17:08:00Z">
        <w:r w:rsidR="0091187F" w:rsidDel="00825E7C">
          <w:delText>to a desired space in the body</w:delText>
        </w:r>
      </w:del>
      <w:r w:rsidR="0091187F">
        <w:t>.</w:t>
      </w:r>
      <w:ins w:id="124" w:author="James Trevathan" w:date="2022-07-21T16:52:00Z">
        <w:r w:rsidR="0097620E">
          <w:t xml:space="preserve"> This is achieved through a braided fine wire structure</w:t>
        </w:r>
      </w:ins>
      <w:ins w:id="125" w:author="James Trevathan" w:date="2022-07-21T16:53:00Z">
        <w:r w:rsidR="0097620E">
          <w:t xml:space="preserve">, which </w:t>
        </w:r>
      </w:ins>
      <w:ins w:id="126" w:author="James Trevathan" w:date="2022-07-21T17:09:00Z">
        <w:r w:rsidR="00825E7C">
          <w:t xml:space="preserve">our </w:t>
        </w:r>
      </w:ins>
      <w:del w:id="127" w:author="James Trevathan" w:date="2022-07-21T16:53:00Z">
        <w:r w:rsidR="006734A2" w:rsidDel="0097620E">
          <w:delText xml:space="preserve"> </w:delText>
        </w:r>
      </w:del>
      <w:ins w:id="128" w:author="James Trevathan" w:date="2022-07-21T16:53:00Z">
        <w:r w:rsidR="0097620E">
          <w:t>electrochemical analysis</w:t>
        </w:r>
        <w:r w:rsidR="0097620E">
          <w:t xml:space="preserve"> shows</w:t>
        </w:r>
        <w:r w:rsidR="0097620E">
          <w:t xml:space="preserve"> </w:t>
        </w:r>
      </w:ins>
      <w:ins w:id="129" w:author="James Trevathan" w:date="2022-07-21T16:54:00Z">
        <w:r w:rsidR="0097620E">
          <w:t xml:space="preserve">may provide a </w:t>
        </w:r>
      </w:ins>
      <w:ins w:id="130" w:author="James Trevathan" w:date="2022-07-21T16:53:00Z">
        <w:r w:rsidR="0097620E">
          <w:t xml:space="preserve">higher </w:t>
        </w:r>
      </w:ins>
      <w:ins w:id="131" w:author="James Trevathan" w:date="2022-07-21T17:15:00Z">
        <w:r w:rsidR="004D12B4">
          <w:t>CIC</w:t>
        </w:r>
      </w:ins>
      <w:ins w:id="132" w:author="James Trevathan" w:date="2022-07-21T16:53:00Z">
        <w:r w:rsidR="0097620E">
          <w:t xml:space="preserve"> </w:t>
        </w:r>
      </w:ins>
      <w:ins w:id="133" w:author="James Trevathan" w:date="2022-07-21T16:54:00Z">
        <w:r w:rsidR="0097620E">
          <w:t>than a GSA equivalent.</w:t>
        </w:r>
      </w:ins>
      <w:ins w:id="134" w:author="James Trevathan" w:date="2022-07-21T16:55:00Z">
        <w:r w:rsidR="0097620E">
          <w:t xml:space="preserve"> </w:t>
        </w:r>
      </w:ins>
      <w:ins w:id="135" w:author="James Trevathan" w:date="2022-07-21T17:09:00Z">
        <w:r w:rsidR="00825E7C">
          <w:t xml:space="preserve">This increase in </w:t>
        </w:r>
      </w:ins>
      <w:ins w:id="136" w:author="James Trevathan" w:date="2022-07-21T16:55:00Z">
        <w:r w:rsidR="0097620E">
          <w:t>charge injection</w:t>
        </w:r>
        <w:r w:rsidR="00CB12F3">
          <w:t xml:space="preserve"> through a braided microstructure </w:t>
        </w:r>
        <w:r w:rsidR="0097620E">
          <w:t>may provide an alternative to electrode coatings</w:t>
        </w:r>
      </w:ins>
      <w:ins w:id="137" w:author="James Trevathan" w:date="2022-07-21T16:56:00Z">
        <w:r w:rsidR="00CB12F3">
          <w:t xml:space="preserve">, which are currently used to increase </w:t>
        </w:r>
      </w:ins>
      <w:ins w:id="138" w:author="James Trevathan" w:date="2022-07-21T17:15:00Z">
        <w:r w:rsidR="004D12B4">
          <w:t>CIC</w:t>
        </w:r>
      </w:ins>
      <w:ins w:id="139" w:author="James Trevathan" w:date="2022-07-21T16:56:00Z">
        <w:r w:rsidR="00CB12F3">
          <w:t xml:space="preserve"> of neuromodulation electrode</w:t>
        </w:r>
      </w:ins>
      <w:ins w:id="140" w:author="James Trevathan" w:date="2022-07-21T17:09:00Z">
        <w:r w:rsidR="00825E7C">
          <w:t>s</w:t>
        </w:r>
      </w:ins>
      <w:ins w:id="141" w:author="James Trevathan" w:date="2022-07-21T16:56:00Z">
        <w:r w:rsidR="00CB12F3">
          <w:t>.</w:t>
        </w:r>
      </w:ins>
      <w:ins w:id="142" w:author="James Trevathan" w:date="2022-07-21T16:58:00Z">
        <w:r w:rsidR="00CB12F3">
          <w:t xml:space="preserve"> </w:t>
        </w:r>
      </w:ins>
      <w:ins w:id="143" w:author="James Trevathan" w:date="2022-07-21T16:59:00Z">
        <w:r w:rsidR="00CB12F3">
          <w:t>While</w:t>
        </w:r>
      </w:ins>
      <w:ins w:id="144" w:author="James Trevathan" w:date="2022-07-21T17:00:00Z">
        <w:r w:rsidR="00CB12F3">
          <w:t xml:space="preserve"> the</w:t>
        </w:r>
      </w:ins>
      <w:ins w:id="145" w:author="James Trevathan" w:date="2022-07-21T16:59:00Z">
        <w:r w:rsidR="00CB12F3">
          <w:t xml:space="preserve"> increase</w:t>
        </w:r>
      </w:ins>
      <w:ins w:id="146" w:author="James Trevathan" w:date="2022-07-21T17:00:00Z">
        <w:r w:rsidR="00CB12F3">
          <w:t>d</w:t>
        </w:r>
      </w:ins>
      <w:ins w:id="147" w:author="James Trevathan" w:date="2022-07-21T16:59:00Z">
        <w:r w:rsidR="00CB12F3">
          <w:t xml:space="preserve"> </w:t>
        </w:r>
      </w:ins>
      <w:ins w:id="148" w:author="James Trevathan" w:date="2022-07-21T17:15:00Z">
        <w:r w:rsidR="004D12B4">
          <w:t>CIC with</w:t>
        </w:r>
      </w:ins>
      <w:ins w:id="149" w:author="James Trevathan" w:date="2022-07-21T17:00:00Z">
        <w:r w:rsidR="00CB12F3">
          <w:t xml:space="preserve"> electrode coatings</w:t>
        </w:r>
        <w:r w:rsidR="00D30A43">
          <w:t xml:space="preserve"> </w:t>
        </w:r>
      </w:ins>
      <w:ins w:id="150" w:author="James Trevathan" w:date="2022-07-21T17:01:00Z">
        <w:r w:rsidR="00D30A43">
          <w:t xml:space="preserve">often </w:t>
        </w:r>
      </w:ins>
      <w:ins w:id="151" w:author="James Trevathan" w:date="2022-07-21T17:00:00Z">
        <w:r w:rsidR="00D30A43">
          <w:t>deteriorates in the presence of biofouling, we</w:t>
        </w:r>
      </w:ins>
      <w:ins w:id="152" w:author="James Trevathan" w:date="2022-07-21T17:01:00Z">
        <w:r w:rsidR="00D30A43">
          <w:t xml:space="preserve"> hypothesis that</w:t>
        </w:r>
      </w:ins>
      <w:ins w:id="153" w:author="James Trevathan" w:date="2022-07-21T17:02:00Z">
        <w:r w:rsidR="00D30A43">
          <w:t xml:space="preserve"> </w:t>
        </w:r>
      </w:ins>
      <w:ins w:id="154" w:author="James Trevathan" w:date="2022-07-21T17:03:00Z">
        <w:r w:rsidR="00D30A43">
          <w:t>a microstructure allowing for tissue growth into the electrod</w:t>
        </w:r>
      </w:ins>
      <w:ins w:id="155" w:author="James Trevathan" w:date="2022-07-21T17:05:00Z">
        <w:r w:rsidR="00D30A43">
          <w:t>e</w:t>
        </w:r>
      </w:ins>
      <w:ins w:id="156" w:author="James Trevathan" w:date="2022-07-21T17:06:00Z">
        <w:r w:rsidR="00825E7C">
          <w:t xml:space="preserve"> may be more resilient </w:t>
        </w:r>
      </w:ins>
      <w:ins w:id="157" w:author="James Trevathan" w:date="2022-07-21T17:07:00Z">
        <w:r w:rsidR="00825E7C">
          <w:t xml:space="preserve">than traditional coating materials to </w:t>
        </w:r>
      </w:ins>
      <w:ins w:id="158" w:author="James Trevathan" w:date="2022-07-21T17:06:00Z">
        <w:r w:rsidR="00825E7C">
          <w:t xml:space="preserve">in vivo decreases in </w:t>
        </w:r>
      </w:ins>
      <w:ins w:id="159" w:author="James Trevathan" w:date="2022-07-21T17:15:00Z">
        <w:r w:rsidR="004D12B4">
          <w:t>CIC</w:t>
        </w:r>
      </w:ins>
      <w:ins w:id="160" w:author="James Trevathan" w:date="2022-07-21T17:07:00Z">
        <w:r w:rsidR="00825E7C">
          <w:t xml:space="preserve"> caused by biofouling.</w:t>
        </w:r>
      </w:ins>
      <w:del w:id="161" w:author="James Trevathan" w:date="2022-07-21T17:07:00Z">
        <w:r w:rsidR="006734A2" w:rsidDel="00825E7C">
          <w:delText xml:space="preserve">It is hypothesized that </w:delText>
        </w:r>
        <w:r w:rsidR="00894426" w:rsidDel="00825E7C">
          <w:delText>its design could</w:delText>
        </w:r>
        <w:r w:rsidR="0091187F" w:rsidDel="00825E7C">
          <w:delText xml:space="preserve"> mitigate the effects of the bio fowling in chronic studies as the bio fowl would grow into its braided geometry. </w:delText>
        </w:r>
        <w:r w:rsidDel="00825E7C">
          <w:delText xml:space="preserve">From </w:delText>
        </w:r>
      </w:del>
      <w:del w:id="162" w:author="James Trevathan" w:date="2022-07-21T16:53:00Z">
        <w:r w:rsidDel="0097620E">
          <w:delText xml:space="preserve">the electrochemical analysis it can be seen that the Injectrode has a higher charge injection capacity and lower tissue </w:delText>
        </w:r>
      </w:del>
      <w:del w:id="163" w:author="James Trevathan" w:date="2022-07-21T17:07:00Z">
        <w:r w:rsidDel="00825E7C">
          <w:delText>conductivity resistance when compared to its GSA equivalent and although it does not match the ESA equivalent electrode the ease of application and hypothesized advantages in chronic studies</w:delText>
        </w:r>
        <w:r w:rsidR="00A11495" w:rsidDel="00825E7C">
          <w:delText xml:space="preserve"> are key factors to consider.</w:delText>
        </w:r>
      </w:del>
      <w:r w:rsidR="00A11495">
        <w:t xml:space="preserve"> </w:t>
      </w:r>
    </w:p>
    <w:p w14:paraId="00000022" w14:textId="77777777" w:rsidR="00077044" w:rsidRDefault="00077044"/>
    <w:p w14:paraId="00000023" w14:textId="77777777" w:rsidR="00077044" w:rsidRDefault="00077044"/>
    <w:p w14:paraId="00000024" w14:textId="77777777" w:rsidR="00077044" w:rsidRDefault="00077044"/>
    <w:p w14:paraId="00000025" w14:textId="77777777" w:rsidR="00077044" w:rsidRDefault="00181FC9">
      <w:pPr>
        <w:rPr>
          <w:b/>
        </w:rPr>
      </w:pPr>
      <w:r>
        <w:rPr>
          <w:b/>
        </w:rPr>
        <w:t>References (if any)</w:t>
      </w:r>
    </w:p>
    <w:p w14:paraId="00000026" w14:textId="77777777" w:rsidR="00077044" w:rsidRDefault="00077044"/>
    <w:p w14:paraId="00000027" w14:textId="77777777" w:rsidR="00077044" w:rsidRDefault="00077044"/>
    <w:p w14:paraId="00000028" w14:textId="77777777" w:rsidR="00077044" w:rsidRDefault="00181FC9">
      <w:r>
        <w:rPr>
          <w:b/>
        </w:rPr>
        <w:t>Disclosure of Conflicts of Interest</w:t>
      </w:r>
      <w:r>
        <w:br w:type="page"/>
      </w:r>
    </w:p>
    <w:p w14:paraId="00000029" w14:textId="77777777" w:rsidR="00077044" w:rsidRDefault="00181FC9">
      <w:pPr>
        <w:rPr>
          <w:b/>
          <w:u w:val="single"/>
        </w:rPr>
      </w:pPr>
      <w:r>
        <w:rPr>
          <w:b/>
          <w:u w:val="single"/>
        </w:rPr>
        <w:lastRenderedPageBreak/>
        <w:t>NANS Abstract Requirements:</w:t>
      </w:r>
    </w:p>
    <w:p w14:paraId="0000002A" w14:textId="77777777" w:rsidR="00077044" w:rsidRDefault="00181FC9">
      <w:r>
        <w:rPr>
          <w:b/>
        </w:rPr>
        <w:t xml:space="preserve">Title </w:t>
      </w:r>
      <w:r>
        <w:t>— The title will be published in meeting materials. As an example, a properly formatted title would read: "Programming Optimization Strategies for Burst May Improve Outcomes," not "Programming optimization strategies for burst may improve outcomes."</w:t>
      </w:r>
    </w:p>
    <w:p w14:paraId="0000002B" w14:textId="77777777" w:rsidR="00077044" w:rsidRDefault="00077044"/>
    <w:p w14:paraId="0000002C" w14:textId="77777777" w:rsidR="00077044" w:rsidRDefault="00181FC9">
      <w:r>
        <w:rPr>
          <w:b/>
        </w:rPr>
        <w:t>Abstract Body</w:t>
      </w:r>
      <w:r>
        <w:t xml:space="preserve"> — This includes an Introduction, Methods, Results, and Conclusion.</w:t>
      </w:r>
    </w:p>
    <w:p w14:paraId="0000002D" w14:textId="77777777" w:rsidR="00077044" w:rsidRDefault="00077044"/>
    <w:p w14:paraId="0000002E" w14:textId="77777777" w:rsidR="00077044" w:rsidRDefault="00181FC9">
      <w:r>
        <w:rPr>
          <w:b/>
        </w:rPr>
        <w:t xml:space="preserve">Length </w:t>
      </w:r>
      <w:r>
        <w:t>— Should not exceed 400 words.</w:t>
      </w:r>
    </w:p>
    <w:p w14:paraId="0000002F" w14:textId="77777777" w:rsidR="00077044" w:rsidRDefault="00077044"/>
    <w:p w14:paraId="00000030" w14:textId="77777777" w:rsidR="00077044" w:rsidRDefault="00181FC9">
      <w:r>
        <w:rPr>
          <w:b/>
        </w:rPr>
        <w:t xml:space="preserve">References </w:t>
      </w:r>
      <w:r>
        <w:t>— Include any references that were used in preparing the abstract.</w:t>
      </w:r>
    </w:p>
    <w:p w14:paraId="00000031" w14:textId="77777777" w:rsidR="00077044" w:rsidRDefault="00077044"/>
    <w:p w14:paraId="00000032" w14:textId="77777777" w:rsidR="00077044" w:rsidRDefault="00181FC9">
      <w:r>
        <w:rPr>
          <w:b/>
        </w:rPr>
        <w:t xml:space="preserve">Figures </w:t>
      </w:r>
      <w:r>
        <w:t>— Charts, graphs, or images can be submitted. File(s) must be in .jpg, .gif, or .</w:t>
      </w:r>
      <w:proofErr w:type="spellStart"/>
      <w:r>
        <w:t>png</w:t>
      </w:r>
      <w:proofErr w:type="spellEnd"/>
      <w:r>
        <w:t xml:space="preserve"> format.</w:t>
      </w:r>
    </w:p>
    <w:p w14:paraId="00000033" w14:textId="77777777" w:rsidR="00077044" w:rsidRDefault="00077044"/>
    <w:p w14:paraId="00000034" w14:textId="77777777" w:rsidR="00077044" w:rsidRDefault="00181FC9">
      <w:r>
        <w:rPr>
          <w:b/>
        </w:rPr>
        <w:t>Additional Information</w:t>
      </w:r>
      <w:r>
        <w:t xml:space="preserve"> — You will need to provide three keywords that describe your abstract.</w:t>
      </w:r>
    </w:p>
    <w:p w14:paraId="00000035" w14:textId="77777777" w:rsidR="00077044" w:rsidRDefault="00077044"/>
    <w:p w14:paraId="00000036" w14:textId="77777777" w:rsidR="00077044" w:rsidRDefault="00181FC9">
      <w:r>
        <w:rPr>
          <w:b/>
        </w:rPr>
        <w:t>Disclosure of Conflict of Interest</w:t>
      </w:r>
      <w:r>
        <w:t xml:space="preserve"> — The Abstract Submitter, Presenting Author, and all Co-Authors of the submitted abstract are required to complete the Disclosure of </w:t>
      </w:r>
      <w:proofErr w:type="gramStart"/>
      <w:r>
        <w:t>Conflict of Interest</w:t>
      </w:r>
      <w:proofErr w:type="gramEnd"/>
      <w:r>
        <w:t xml:space="preserve"> Form, as well as an agreement with the Terms and Conditions.</w:t>
      </w:r>
    </w:p>
    <w:p w14:paraId="00000037" w14:textId="77777777" w:rsidR="00077044" w:rsidRDefault="00077044"/>
    <w:p w14:paraId="00000038" w14:textId="77777777" w:rsidR="00077044" w:rsidRDefault="00181FC9">
      <w:r>
        <w:rPr>
          <w:b/>
        </w:rPr>
        <w:t>CME Requirements</w:t>
      </w:r>
      <w:r>
        <w:t xml:space="preserve"> — Abstracts accepted for the 2023 NANS Annual Meeting cannot contain advertising, logos, trade names, or a product-group message. To ensure all scientific content is free from commercial bias, please include generic names or terms in your abstract content. If the abstract includes trade names, names from several companies should be used to present all available treatment options.</w:t>
      </w:r>
    </w:p>
    <w:p w14:paraId="00000039" w14:textId="77777777" w:rsidR="00077044" w:rsidRDefault="00077044"/>
    <w:p w14:paraId="0000003A" w14:textId="77777777" w:rsidR="00077044" w:rsidRDefault="00181FC9">
      <w:r>
        <w:rPr>
          <w:b/>
        </w:rPr>
        <w:t>Review Work</w:t>
      </w:r>
      <w:r>
        <w:t xml:space="preserve"> — All abstract details, including author information, will be published exactly as submitted, without exception. Please review submissions carefully for typographical errors.</w:t>
      </w:r>
    </w:p>
    <w:p w14:paraId="0000003B" w14:textId="77777777" w:rsidR="00077044" w:rsidRDefault="00077044"/>
    <w:p w14:paraId="0000003C" w14:textId="77777777" w:rsidR="00077044" w:rsidRDefault="00077044"/>
    <w:sectPr w:rsidR="00077044">
      <w:pgSz w:w="12240" w:h="15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RICARDO A SANCHEZ" w:date="2022-07-19T12:40:00Z" w:initials="RAS">
    <w:p w14:paraId="760FDF97" w14:textId="77777777" w:rsidR="00105A3A" w:rsidRDefault="00105A3A" w:rsidP="00105A3A">
      <w:r>
        <w:rPr>
          <w:rStyle w:val="CommentReference"/>
        </w:rPr>
        <w:annotationRef/>
      </w:r>
      <w:r>
        <w:t xml:space="preserve">The low charge injection capacity of standard neuromodulation electrodes limits their electrochemical safety window during chronic use. </w:t>
      </w:r>
    </w:p>
    <w:p w14:paraId="5A01A614" w14:textId="77777777" w:rsidR="00105A3A" w:rsidRDefault="00105A3A" w:rsidP="00105A3A"/>
    <w:p w14:paraId="0C4D41C8" w14:textId="77777777" w:rsidR="00105A3A" w:rsidRDefault="00105A3A" w:rsidP="00105A3A">
      <w:r>
        <w:t>…</w:t>
      </w:r>
    </w:p>
    <w:p w14:paraId="0AE15A72" w14:textId="77777777" w:rsidR="00105A3A" w:rsidRDefault="00105A3A" w:rsidP="00105A3A"/>
    <w:p w14:paraId="02577127" w14:textId="77777777" w:rsidR="00105A3A" w:rsidRDefault="00105A3A" w:rsidP="00105A3A">
      <w:r>
        <w:t>The helical wire structure electrode (Injectrode) was therefore developed, of which a prairie feature is a potentially large charge injection capacity driven by the large increase in surface area mediated by the fine-wire (25 micron) substructure of the Injectrode. This fine-wire structure renders the device material porous to ensure gas, liquid, and cellular ingress. Here we assess the electrochemical access and properties of the available surface area for this novel electrode material.</w:t>
      </w:r>
    </w:p>
    <w:p w14:paraId="6F9C9F4F" w14:textId="77777777" w:rsidR="00105A3A" w:rsidRDefault="00105A3A" w:rsidP="00105A3A"/>
    <w:p w14:paraId="6698981B" w14:textId="77777777" w:rsidR="00105A3A" w:rsidRDefault="00105A3A" w:rsidP="00105A3A">
      <w:r>
        <w:t>…</w:t>
      </w:r>
    </w:p>
    <w:p w14:paraId="4CD88E60" w14:textId="07101EB3" w:rsidR="00105A3A" w:rsidRDefault="00105A3A">
      <w:pPr>
        <w:pStyle w:val="CommentText"/>
      </w:pPr>
    </w:p>
  </w:comment>
  <w:comment w:id="69" w:author="RICARDO A SANCHEZ" w:date="2022-07-19T12:38:00Z" w:initials="RAS">
    <w:p w14:paraId="34CB12D7" w14:textId="77777777" w:rsidR="009F4888" w:rsidRDefault="009F4888" w:rsidP="009F4888">
      <w:r>
        <w:rPr>
          <w:rStyle w:val="CommentReference"/>
        </w:rPr>
        <w:annotationRef/>
      </w:r>
      <w:r>
        <w:t>We performed AAA, BBB, and CCC studies with these electrodes (with a theoretical exposed surface area of 235mm^2) in comparison to two controls also fabricated from 90/10% Platinum-Iridium. The geometric surface area control sample was a partially coated 0.8mm rod and the exposed surface area control sample was a 0.025mm foil sheet cut to a total surface area of 235mm^2.</w:t>
      </w:r>
    </w:p>
    <w:p w14:paraId="6D2330E2" w14:textId="6D9E8277" w:rsidR="009F4888" w:rsidRDefault="009F4888">
      <w:pPr>
        <w:pStyle w:val="CommentText"/>
      </w:pPr>
    </w:p>
  </w:comment>
  <w:comment w:id="70" w:author="RICARDO A SANCHEZ" w:date="2022-07-19T12:38:00Z" w:initials="RAS">
    <w:p w14:paraId="7500108E" w14:textId="4078C698" w:rsidR="009F4888" w:rsidRDefault="009F4888">
      <w:pPr>
        <w:pStyle w:val="CommentText"/>
      </w:pPr>
      <w:r>
        <w:rPr>
          <w:rStyle w:val="CommentReference"/>
        </w:rPr>
        <w:annotationRef/>
      </w:r>
      <w:r w:rsidR="00105A3A">
        <w:t>Do the individual plots of the EIS scans need to be explained?</w:t>
      </w:r>
    </w:p>
  </w:comment>
  <w:comment w:id="90" w:author="RICARDO A SANCHEZ" w:date="2022-07-19T12:37:00Z" w:initials="RAS">
    <w:p w14:paraId="28D703E7" w14:textId="6110445F" w:rsidR="009F4888" w:rsidRDefault="009F4888">
      <w:pPr>
        <w:pStyle w:val="CommentText"/>
      </w:pPr>
      <w:r>
        <w:rPr>
          <w:rStyle w:val="CommentReference"/>
        </w:rPr>
        <w:annotationRef/>
      </w:r>
      <w:r>
        <w:t xml:space="preserve">Improve this </w:t>
      </w:r>
      <w:r>
        <w:t>sentance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D88E60" w15:done="0"/>
  <w15:commentEx w15:paraId="6D2330E2" w15:done="0"/>
  <w15:commentEx w15:paraId="7500108E" w15:done="0"/>
  <w15:commentEx w15:paraId="28D703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8124D3" w16cex:dateUtc="2022-07-19T17:40:00Z"/>
  <w16cex:commentExtensible w16cex:durableId="26812438" w16cex:dateUtc="2022-07-19T17:38:00Z"/>
  <w16cex:commentExtensible w16cex:durableId="2681243F" w16cex:dateUtc="2022-07-19T17:38:00Z"/>
  <w16cex:commentExtensible w16cex:durableId="2681240C" w16cex:dateUtc="2022-07-19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D88E60" w16cid:durableId="268124D3"/>
  <w16cid:commentId w16cid:paraId="6D2330E2" w16cid:durableId="26812438"/>
  <w16cid:commentId w16cid:paraId="7500108E" w16cid:durableId="2681243F"/>
  <w16cid:commentId w16cid:paraId="28D703E7" w16cid:durableId="268124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mes Trevathan">
    <w15:presenceInfo w15:providerId="Windows Live" w15:userId="b3600858b2d61959"/>
  </w15:person>
  <w15:person w15:author="RICARDO A SANCHEZ">
    <w15:presenceInfo w15:providerId="AD" w15:userId="S::ricardo.sanchez9@upr.edu::11b8b9ce-e8b6-4755-94f4-f3e73025e0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044"/>
    <w:rsid w:val="00077044"/>
    <w:rsid w:val="00105A3A"/>
    <w:rsid w:val="00181FC9"/>
    <w:rsid w:val="001E4A03"/>
    <w:rsid w:val="002949F8"/>
    <w:rsid w:val="0032455E"/>
    <w:rsid w:val="003F21F0"/>
    <w:rsid w:val="004403F2"/>
    <w:rsid w:val="004547B7"/>
    <w:rsid w:val="004946D8"/>
    <w:rsid w:val="004D12B4"/>
    <w:rsid w:val="00590964"/>
    <w:rsid w:val="00633568"/>
    <w:rsid w:val="00650AB3"/>
    <w:rsid w:val="006734A2"/>
    <w:rsid w:val="00746326"/>
    <w:rsid w:val="007B3FEF"/>
    <w:rsid w:val="007D14E3"/>
    <w:rsid w:val="00825E7C"/>
    <w:rsid w:val="00894426"/>
    <w:rsid w:val="0091187F"/>
    <w:rsid w:val="0097620E"/>
    <w:rsid w:val="009957B8"/>
    <w:rsid w:val="009F4888"/>
    <w:rsid w:val="00A051CE"/>
    <w:rsid w:val="00A11495"/>
    <w:rsid w:val="00A2315F"/>
    <w:rsid w:val="00B32B6E"/>
    <w:rsid w:val="00B56E6C"/>
    <w:rsid w:val="00CB12F3"/>
    <w:rsid w:val="00D21E10"/>
    <w:rsid w:val="00D30A43"/>
    <w:rsid w:val="00D972DD"/>
    <w:rsid w:val="00E4024B"/>
    <w:rsid w:val="00E64331"/>
    <w:rsid w:val="00E90341"/>
    <w:rsid w:val="00EC0E42"/>
    <w:rsid w:val="00EF1E84"/>
    <w:rsid w:val="00F32870"/>
    <w:rsid w:val="00F33E90"/>
    <w:rsid w:val="00FE0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77EE"/>
  <w15:docId w15:val="{394BA832-810C-4802-BBEF-334289BA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8"/>
      <w:szCs w:val="28"/>
    </w:rPr>
  </w:style>
  <w:style w:type="paragraph" w:styleId="Heading2">
    <w:name w:val="heading 2"/>
    <w:basedOn w:val="Normal"/>
    <w:next w:val="Normal"/>
    <w:uiPriority w:val="9"/>
    <w:semiHidden/>
    <w:unhideWhenUsed/>
    <w:qFormat/>
    <w:pPr>
      <w:keepNext/>
      <w:keepLines/>
      <w:outlineLvl w:val="1"/>
    </w:pPr>
    <w:rPr>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64331"/>
    <w:rPr>
      <w:sz w:val="16"/>
      <w:szCs w:val="16"/>
    </w:rPr>
  </w:style>
  <w:style w:type="paragraph" w:styleId="CommentText">
    <w:name w:val="annotation text"/>
    <w:basedOn w:val="Normal"/>
    <w:link w:val="CommentTextChar"/>
    <w:uiPriority w:val="99"/>
    <w:semiHidden/>
    <w:unhideWhenUsed/>
    <w:rsid w:val="00E64331"/>
    <w:pPr>
      <w:spacing w:line="240" w:lineRule="auto"/>
    </w:pPr>
    <w:rPr>
      <w:sz w:val="20"/>
      <w:szCs w:val="20"/>
    </w:rPr>
  </w:style>
  <w:style w:type="character" w:customStyle="1" w:styleId="CommentTextChar">
    <w:name w:val="Comment Text Char"/>
    <w:basedOn w:val="DefaultParagraphFont"/>
    <w:link w:val="CommentText"/>
    <w:uiPriority w:val="99"/>
    <w:semiHidden/>
    <w:rsid w:val="00E64331"/>
    <w:rPr>
      <w:sz w:val="20"/>
      <w:szCs w:val="20"/>
    </w:rPr>
  </w:style>
  <w:style w:type="paragraph" w:styleId="CommentSubject">
    <w:name w:val="annotation subject"/>
    <w:basedOn w:val="CommentText"/>
    <w:next w:val="CommentText"/>
    <w:link w:val="CommentSubjectChar"/>
    <w:uiPriority w:val="99"/>
    <w:semiHidden/>
    <w:unhideWhenUsed/>
    <w:rsid w:val="00E64331"/>
    <w:rPr>
      <w:b/>
      <w:bCs/>
    </w:rPr>
  </w:style>
  <w:style w:type="character" w:customStyle="1" w:styleId="CommentSubjectChar">
    <w:name w:val="Comment Subject Char"/>
    <w:basedOn w:val="CommentTextChar"/>
    <w:link w:val="CommentSubject"/>
    <w:uiPriority w:val="99"/>
    <w:semiHidden/>
    <w:rsid w:val="00E64331"/>
    <w:rPr>
      <w:b/>
      <w:bCs/>
      <w:sz w:val="20"/>
      <w:szCs w:val="20"/>
    </w:rPr>
  </w:style>
  <w:style w:type="paragraph" w:styleId="Revision">
    <w:name w:val="Revision"/>
    <w:hidden/>
    <w:uiPriority w:val="99"/>
    <w:semiHidden/>
    <w:rsid w:val="0074632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hyperlink" Target="https://neuromodulation.org/Meetings/2023NANSAnnualMeeting/AbstractFAQ.asp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1085</Words>
  <Characters>6187</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Trevathan</dc:creator>
  <cp:lastModifiedBy>James Trevathan</cp:lastModifiedBy>
  <cp:revision>2</cp:revision>
  <dcterms:created xsi:type="dcterms:W3CDTF">2022-07-21T22:17:00Z</dcterms:created>
  <dcterms:modified xsi:type="dcterms:W3CDTF">2022-07-21T22:17:00Z</dcterms:modified>
</cp:coreProperties>
</file>